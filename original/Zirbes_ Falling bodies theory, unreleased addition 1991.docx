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hanging="569.999999999999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2">
      <w:pPr>
        <w:ind w:left="-566.9291338582677" w:hanging="569.9999999999999"/>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Scans: </w:t>
      </w:r>
      <w:hyperlink r:id="rId6">
        <w:r w:rsidDel="00000000" w:rsidR="00000000" w:rsidRPr="00000000">
          <w:rPr>
            <w:rFonts w:ascii="Times New Roman" w:cs="Times New Roman" w:eastAsia="Times New Roman" w:hAnsi="Times New Roman"/>
            <w:color w:val="1155cc"/>
            <w:sz w:val="26"/>
            <w:szCs w:val="26"/>
            <w:u w:val="single"/>
            <w:rtl w:val="0"/>
          </w:rPr>
          <w:t xml:space="preserve">https://photos.app.goo.gl/CgsgSjBWL838CiQs8</w:t>
        </w:r>
      </w:hyperlink>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03">
      <w:pPr>
        <w:ind w:left="-566.9291338582677" w:hanging="569.9999999999999"/>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Thursday, July 25, 1990</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2:35AM                                                                                                 </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very important information </w:t>
      </w:r>
      <w:r w:rsidDel="00000000" w:rsidR="00000000" w:rsidRPr="00000000">
        <w:rPr>
          <w:rFonts w:ascii="Times New Roman" w:cs="Times New Roman" w:eastAsia="Times New Roman" w:hAnsi="Times New Roman"/>
          <w:sz w:val="26"/>
          <w:szCs w:val="26"/>
          <w:u w:val="single"/>
          <w:rtl w:val="0"/>
        </w:rPr>
        <w:t xml:space="preserve">was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not </w:t>
      </w:r>
      <w:r w:rsidDel="00000000" w:rsidR="00000000" w:rsidRPr="00000000">
        <w:rPr>
          <w:rFonts w:ascii="Times New Roman" w:cs="Times New Roman" w:eastAsia="Times New Roman" w:hAnsi="Times New Roman"/>
          <w:sz w:val="26"/>
          <w:szCs w:val="26"/>
          <w:rtl w:val="0"/>
        </w:rPr>
        <w:t xml:space="preserve">released in the November 1961 paper on falling bodies.</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Why wasn't all the information released? you might ask.</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my memory goes back 29 yrs.; I might ask myself the same question. However, in 1961 my mind set was still hooked into the system of physics and the process of higher education, which is better known as "the old boy system".</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the rules of the game, a researcher was to make </w:t>
      </w:r>
      <w:r w:rsidDel="00000000" w:rsidR="00000000" w:rsidRPr="00000000">
        <w:rPr>
          <w:rFonts w:ascii="Times New Roman" w:cs="Times New Roman" w:eastAsia="Times New Roman" w:hAnsi="Times New Roman"/>
          <w:sz w:val="26"/>
          <w:szCs w:val="26"/>
          <w:u w:val="single"/>
          <w:rtl w:val="0"/>
        </w:rPr>
        <w:t xml:space="preserve">one </w:t>
      </w:r>
      <w:r w:rsidDel="00000000" w:rsidR="00000000" w:rsidRPr="00000000">
        <w:rPr>
          <w:rFonts w:ascii="Times New Roman" w:cs="Times New Roman" w:eastAsia="Times New Roman" w:hAnsi="Times New Roman"/>
          <w:sz w:val="26"/>
          <w:szCs w:val="26"/>
          <w:rtl w:val="0"/>
        </w:rPr>
        <w:t xml:space="preserve">statement and support that statement with the evidence provided by his or her work. Then you </w:t>
      </w:r>
      <w:ins w:author="Jean Lam" w:id="0" w:date="2025-07-01T22:43:23Z">
        <w:r w:rsidDel="00000000" w:rsidR="00000000" w:rsidRPr="00000000">
          <w:rPr>
            <w:rFonts w:ascii="Times New Roman" w:cs="Times New Roman" w:eastAsia="Times New Roman" w:hAnsi="Times New Roman"/>
            <w:sz w:val="26"/>
            <w:szCs w:val="26"/>
            <w:rtl w:val="0"/>
            <w:rPrChange w:author="Jean Lam" w:id="1" w:date="2025-07-01T22:43:23Z">
              <w:rPr>
                <w:rFonts w:ascii="Times New Roman" w:cs="Times New Roman" w:eastAsia="Times New Roman" w:hAnsi="Times New Roman"/>
                <w:sz w:val="26"/>
                <w:szCs w:val="26"/>
              </w:rPr>
            </w:rPrChange>
          </w:rPr>
          <w:t xml:space="preserve">were</w:t>
        </w:r>
      </w:ins>
      <w:del w:author="Jean Lam" w:id="0" w:date="2025-07-01T22:43:23Z">
        <w:r w:rsidDel="00000000" w:rsidR="00000000" w:rsidRPr="00000000">
          <w:rPr>
            <w:rFonts w:ascii="Times New Roman" w:cs="Times New Roman" w:eastAsia="Times New Roman" w:hAnsi="Times New Roman"/>
            <w:sz w:val="26"/>
            <w:szCs w:val="26"/>
            <w:rtl w:val="0"/>
            <w:rPrChange w:author="Jean Lam" w:id="1" w:date="2025-07-01T22:43:23Z">
              <w:rPr>
                <w:rFonts w:ascii="Times New Roman" w:cs="Times New Roman" w:eastAsia="Times New Roman" w:hAnsi="Times New Roman"/>
                <w:sz w:val="26"/>
                <w:szCs w:val="26"/>
              </w:rPr>
            </w:rPrChange>
          </w:rPr>
          <w:delText xml:space="preserve">was</w:delText>
        </w:r>
      </w:del>
      <w:r w:rsidDel="00000000" w:rsidR="00000000" w:rsidRPr="00000000">
        <w:rPr>
          <w:rFonts w:ascii="Times New Roman" w:cs="Times New Roman" w:eastAsia="Times New Roman" w:hAnsi="Times New Roman"/>
          <w:sz w:val="26"/>
          <w:szCs w:val="26"/>
          <w:rtl w:val="0"/>
        </w:rPr>
        <w:t xml:space="preserve"> to wait a minimum of l year and make the next statement; once more, of course backed by evidence.</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release of the 1961 paper on falling bodies, I had already broken the rules; I had made three(3) statements. These </w:t>
      </w:r>
      <w:ins w:author="Jean Lam" w:id="2" w:date="2025-07-01T22:43:48Z">
        <w:r w:rsidDel="00000000" w:rsidR="00000000" w:rsidRPr="00000000">
          <w:rPr>
            <w:rFonts w:ascii="Times New Roman" w:cs="Times New Roman" w:eastAsia="Times New Roman" w:hAnsi="Times New Roman"/>
            <w:sz w:val="26"/>
            <w:szCs w:val="26"/>
            <w:rtl w:val="0"/>
            <w:rPrChange w:author="Jean Lam" w:id="3" w:date="2025-07-01T22:43:48Z">
              <w:rPr>
                <w:rFonts w:ascii="Times New Roman" w:cs="Times New Roman" w:eastAsia="Times New Roman" w:hAnsi="Times New Roman"/>
                <w:sz w:val="26"/>
                <w:szCs w:val="26"/>
              </w:rPr>
            </w:rPrChange>
          </w:rPr>
          <w:t xml:space="preserve">statements, backed</w:t>
        </w:r>
      </w:ins>
      <w:del w:author="Jean Lam" w:id="2" w:date="2025-07-01T22:43:48Z">
        <w:r w:rsidDel="00000000" w:rsidR="00000000" w:rsidRPr="00000000">
          <w:rPr>
            <w:rFonts w:ascii="Times New Roman" w:cs="Times New Roman" w:eastAsia="Times New Roman" w:hAnsi="Times New Roman"/>
            <w:sz w:val="26"/>
            <w:szCs w:val="26"/>
            <w:rtl w:val="0"/>
            <w:rPrChange w:author="Jean Lam" w:id="3" w:date="2025-07-01T22:43:48Z">
              <w:rPr>
                <w:rFonts w:ascii="Times New Roman" w:cs="Times New Roman" w:eastAsia="Times New Roman" w:hAnsi="Times New Roman"/>
                <w:sz w:val="26"/>
                <w:szCs w:val="26"/>
              </w:rPr>
            </w:rPrChange>
          </w:rPr>
          <w:delText xml:space="preserve">statements backed</w:delText>
        </w:r>
      </w:del>
      <w:r w:rsidDel="00000000" w:rsidR="00000000" w:rsidRPr="00000000">
        <w:rPr>
          <w:rFonts w:ascii="Times New Roman" w:cs="Times New Roman" w:eastAsia="Times New Roman" w:hAnsi="Times New Roman"/>
          <w:sz w:val="26"/>
          <w:szCs w:val="26"/>
          <w:rtl w:val="0"/>
        </w:rPr>
        <w:t xml:space="preserve"> by evidence, was not accepted by the "priest" of the old boy system, so the normal process of reproducing the test was not taken into consideration.</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complete rejection of the November 1961 paper, I never had the opportunity to make any further statements.</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Today, I will make those statements.  Should these statements be acceptable to you the reader, that's o.K.</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the following statements not be acceptable to you the reader, that's O.K. too.</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no longer have the desire or time to appease the scientific community or any one else. In the closing days of my life, I refuse to argue with any one at any time, over any subject.</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Instead, I urge you, as I have urged people more than 29 yrs. Ago.</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YOUR OWN TEST ON FALLING BODIES.</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you wish to discuss falling bodies with me, I will be more than willing to do so. However, my first question to you will be; FROM WHAT POINT OF REFERENCE DO WE SPEAK?</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you, yourself, not perform test on falling bodies, then what is there to speak of?</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fundamental law of physics states that; falling bodies accelerate at the same rate!</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law is based on the </w:t>
      </w:r>
      <w:r w:rsidDel="00000000" w:rsidR="00000000" w:rsidRPr="00000000">
        <w:rPr>
          <w:rFonts w:ascii="Times New Roman" w:cs="Times New Roman" w:eastAsia="Times New Roman" w:hAnsi="Times New Roman"/>
          <w:sz w:val="26"/>
          <w:szCs w:val="26"/>
          <w:u w:val="single"/>
          <w:rtl w:val="0"/>
        </w:rPr>
        <w:t xml:space="preserve">hypothetical </w:t>
      </w:r>
      <w:r w:rsidDel="00000000" w:rsidR="00000000" w:rsidRPr="00000000">
        <w:rPr>
          <w:rFonts w:ascii="Times New Roman" w:cs="Times New Roman" w:eastAsia="Times New Roman" w:hAnsi="Times New Roman"/>
          <w:sz w:val="26"/>
          <w:szCs w:val="26"/>
          <w:rtl w:val="0"/>
        </w:rPr>
        <w:t xml:space="preserve">work by Galileo Galilei (1564-1642) This hypothetical work was presented for the sole purpose of contradicting the </w:t>
      </w:r>
      <w:r w:rsidDel="00000000" w:rsidR="00000000" w:rsidRPr="00000000">
        <w:rPr>
          <w:rFonts w:ascii="Times New Roman" w:cs="Times New Roman" w:eastAsia="Times New Roman" w:hAnsi="Times New Roman"/>
          <w:sz w:val="26"/>
          <w:szCs w:val="26"/>
          <w:u w:val="single"/>
          <w:rtl w:val="0"/>
        </w:rPr>
        <w:t xml:space="preserve">church </w:t>
      </w:r>
      <w:r w:rsidDel="00000000" w:rsidR="00000000" w:rsidRPr="00000000">
        <w:rPr>
          <w:rFonts w:ascii="Times New Roman" w:cs="Times New Roman" w:eastAsia="Times New Roman" w:hAnsi="Times New Roman"/>
          <w:sz w:val="26"/>
          <w:szCs w:val="26"/>
          <w:rtl w:val="0"/>
        </w:rPr>
        <w:t xml:space="preserve">held belief that was postulated by Aristotle in regards to falling bodies.</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you wish to do a small amount of research, study the life and work of Galileo.</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are in for some shocking surprises! Should you merely open your encyclopedia you will find a typical Galileo test. Which the great learned ones (Scientific Community) hold dearly too!</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the full professors get off of their fat buns and run that simple test, they would begin to see how nonsensical their teachings are in</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regards to falling bodies. A drawing of Galileo's test can be seen in figure l. this is a legitimate and </w:t>
      </w:r>
      <w:r w:rsidDel="00000000" w:rsidR="00000000" w:rsidRPr="00000000">
        <w:rPr>
          <w:rFonts w:ascii="Times New Roman" w:cs="Times New Roman" w:eastAsia="Times New Roman" w:hAnsi="Times New Roman"/>
          <w:sz w:val="26"/>
          <w:szCs w:val="26"/>
          <w:u w:val="single"/>
          <w:rtl w:val="0"/>
        </w:rPr>
        <w:t xml:space="preserve">accepted </w:t>
      </w:r>
      <w:r w:rsidDel="00000000" w:rsidR="00000000" w:rsidRPr="00000000">
        <w:rPr>
          <w:rFonts w:ascii="Times New Roman" w:cs="Times New Roman" w:eastAsia="Times New Roman" w:hAnsi="Times New Roman"/>
          <w:sz w:val="26"/>
          <w:szCs w:val="26"/>
          <w:rtl w:val="0"/>
        </w:rPr>
        <w:t xml:space="preserve">by this Scientific community.</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14888" cy="3085187"/>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14888" cy="308518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Galileo's test, using a 4ft. track on a 6ft. drop, it is claimed that body A and B strike the impact area at the same time, increasing the track and the over all drop length clearly shows that test and statement to be untrue. Body B strikes the impact area first at all times!!!</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Galileo worked out the math in regards to acceleration rates, this simply says that a free falling body will accelerate at a rate of 32ft. per second/second. This is accepted today by the Scientific Community as "law"!</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other words, at the end of l second of free fall, a body will have a velocity of 32ft. per second.</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following second the body will have gained a velocity of 32ft. So' at the end of the second, second the body has a velocity of 64ft. per second. At the end of the 3rd second, the body has once more gained 32ft. and therefor, has a 3rd. second velocity of 96 feet per second, at the end of each second, merely add 32ft. to the previous Sum.</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have found this acceleration rate to be relatively correct! That is, as long as the drop is 1000ft. or less!</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1000ft of free fall, many things begin to happen. A </w:t>
      </w:r>
      <w:r w:rsidDel="00000000" w:rsidR="00000000" w:rsidRPr="00000000">
        <w:rPr>
          <w:rFonts w:ascii="Times New Roman" w:cs="Times New Roman" w:eastAsia="Times New Roman" w:hAnsi="Times New Roman"/>
          <w:sz w:val="26"/>
          <w:szCs w:val="26"/>
          <w:u w:val="single"/>
          <w:rtl w:val="0"/>
        </w:rPr>
        <w:t xml:space="preserve">hardened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steel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ball</w:t>
      </w:r>
      <w:r w:rsidDel="00000000" w:rsidR="00000000" w:rsidRPr="00000000">
        <w:rPr>
          <w:rFonts w:ascii="Times New Roman" w:cs="Times New Roman" w:eastAsia="Times New Roman" w:hAnsi="Times New Roman"/>
          <w:sz w:val="26"/>
          <w:szCs w:val="26"/>
          <w:rtl w:val="0"/>
        </w:rPr>
        <w:t xml:space="preserve"> will no longer gain a velocity of 32ft. per second. Therefore, I have made the statement that: a body with a high value of permeability and a high value of retentivity will have a drastic decrease in acceleration rates after a 1000 foot free fall!!</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the theory of terminal velocity the free falling bodies will achieve a maximum velocity and forever more remain at that velocity. This allows the great learned ones to explain why a comet, planet, solar system or galaxies retain a given velocity.</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this "law" we can quickly see a theory to explain theories that can explain yet other theories which can't be explained either.</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end of a long line of theories the great learned ones make a "law". Even when the basic theories to that chain of events is proven incorrect; the great learned ones still hold dearly to their "law"!</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of those cherished "laws" state that; falling bodies accelerate at the same rate!!</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mc:AlternateContent>
          <mc:Choice Requires="wpg">
            <w:drawing>
              <wp:inline distB="114300" distT="114300" distL="114300" distR="114300">
                <wp:extent cx="6117150" cy="38100"/>
                <wp:effectExtent b="0" l="0" r="0" t="0"/>
                <wp:docPr id="1" name=""/>
                <a:graphic>
                  <a:graphicData uri="http://schemas.microsoft.com/office/word/2010/wordprocessingGroup">
                    <wpg:wgp>
                      <wpg:cNvGrpSpPr/>
                      <wpg:grpSpPr>
                        <a:xfrm>
                          <a:off x="0" y="792825"/>
                          <a:ext cx="6117150" cy="38100"/>
                          <a:chOff x="0" y="792825"/>
                          <a:chExt cx="6575225" cy="40225"/>
                        </a:xfrm>
                      </wpg:grpSpPr>
                      <wps:wsp>
                        <wps:cNvCnPr/>
                        <wps:spPr>
                          <a:xfrm>
                            <a:off x="-20450" y="797600"/>
                            <a:ext cx="685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50975" y="818050"/>
                            <a:ext cx="736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73550" y="828275"/>
                            <a:ext cx="6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34750" y="828275"/>
                            <a:ext cx="685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47100" y="818050"/>
                            <a:ext cx="644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49225" y="828275"/>
                            <a:ext cx="61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10425" y="828275"/>
                            <a:ext cx="6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117150" cy="38100"/>
                <wp:effectExtent b="0" l="0" r="0" t="0"/>
                <wp:docPr id="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11715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scientific community has become a priest hood, they are priest in the earths newest--- religion. Like all religions; there must exist a belief system. Should those beliefs be true or not are irrelevant, as long as you believe!</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Lloyd Zirbes       1986</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mc:AlternateContent>
          <mc:Choice Requires="wpg">
            <w:drawing>
              <wp:inline distB="114300" distT="114300" distL="114300" distR="114300">
                <wp:extent cx="6117150" cy="38100"/>
                <wp:effectExtent b="0" l="0" r="0" t="0"/>
                <wp:docPr id="3" name=""/>
                <a:graphic>
                  <a:graphicData uri="http://schemas.microsoft.com/office/word/2010/wordprocessingGroup">
                    <wpg:wgp>
                      <wpg:cNvGrpSpPr/>
                      <wpg:grpSpPr>
                        <a:xfrm>
                          <a:off x="0" y="792825"/>
                          <a:ext cx="6117150" cy="38100"/>
                          <a:chOff x="0" y="792825"/>
                          <a:chExt cx="6575225" cy="40225"/>
                        </a:xfrm>
                      </wpg:grpSpPr>
                      <wps:wsp>
                        <wps:cNvCnPr/>
                        <wps:spPr>
                          <a:xfrm>
                            <a:off x="-20450" y="797600"/>
                            <a:ext cx="685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50975" y="818050"/>
                            <a:ext cx="736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73550" y="828275"/>
                            <a:ext cx="6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34750" y="828275"/>
                            <a:ext cx="685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47100" y="818050"/>
                            <a:ext cx="644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49225" y="828275"/>
                            <a:ext cx="61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10425" y="828275"/>
                            <a:ext cx="6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117150" cy="38100"/>
                <wp:effectExtent b="0" l="0" r="0" t="0"/>
                <wp:docPr id="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11715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l is considered a legitimate test. This illustration is used in physics classes today.</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illustration is supposed to show that a horizontal falling body obtains the same velocity as a body falling perpendicular with the earth. Physicists (full professors) proclaim to their students that: a body released on a slide, as indicated in figure l, will strike the impact area at the same instant as a body that is released at the same instant that the horizontally moving body leaves the slide. this holds true they proclaim; they speak with authority and confidence, in the same manner that a priest speaks to their sheep.</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Lets now look to figure 2 and quickly analyze what the illustration, very clearly, shows.</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38838" cy="3590660"/>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38838" cy="359066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a person decide to make a study of falling bodies there emerges three imperative factors.</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Those major factors are; (1) the </w:t>
      </w:r>
      <w:r w:rsidDel="00000000" w:rsidR="00000000" w:rsidRPr="00000000">
        <w:rPr>
          <w:rFonts w:ascii="Times New Roman" w:cs="Times New Roman" w:eastAsia="Times New Roman" w:hAnsi="Times New Roman"/>
          <w:sz w:val="26"/>
          <w:szCs w:val="26"/>
          <w:u w:val="single"/>
          <w:rtl w:val="0"/>
        </w:rPr>
        <w:t xml:space="preserve">distance </w:t>
      </w:r>
      <w:r w:rsidDel="00000000" w:rsidR="00000000" w:rsidRPr="00000000">
        <w:rPr>
          <w:rFonts w:ascii="Times New Roman" w:cs="Times New Roman" w:eastAsia="Times New Roman" w:hAnsi="Times New Roman"/>
          <w:sz w:val="26"/>
          <w:szCs w:val="26"/>
          <w:rtl w:val="0"/>
        </w:rPr>
        <w:t xml:space="preserve">that the body has or will fall. (2) </w:t>
      </w:r>
      <w:r w:rsidDel="00000000" w:rsidR="00000000" w:rsidRPr="00000000">
        <w:rPr>
          <w:rFonts w:ascii="Times New Roman" w:cs="Times New Roman" w:eastAsia="Times New Roman" w:hAnsi="Times New Roman"/>
          <w:sz w:val="26"/>
          <w:szCs w:val="26"/>
          <w:u w:val="single"/>
          <w:rtl w:val="0"/>
        </w:rPr>
        <w:t xml:space="preserve">velocity</w:t>
      </w:r>
      <w:r w:rsidDel="00000000" w:rsidR="00000000" w:rsidRPr="00000000">
        <w:rPr>
          <w:rFonts w:ascii="Times New Roman" w:cs="Times New Roman" w:eastAsia="Times New Roman" w:hAnsi="Times New Roman"/>
          <w:sz w:val="26"/>
          <w:szCs w:val="26"/>
          <w:rtl w:val="0"/>
        </w:rPr>
        <w:t xml:space="preserve">- what velocity will the body in question achieve? (3) at any given point what will be the </w:t>
      </w:r>
      <w:r w:rsidDel="00000000" w:rsidR="00000000" w:rsidRPr="00000000">
        <w:rPr>
          <w:rFonts w:ascii="Times New Roman" w:cs="Times New Roman" w:eastAsia="Times New Roman" w:hAnsi="Times New Roman"/>
          <w:sz w:val="26"/>
          <w:szCs w:val="26"/>
          <w:u w:val="single"/>
          <w:rtl w:val="0"/>
        </w:rPr>
        <w:t xml:space="preserve">acceleration </w:t>
      </w:r>
      <w:r w:rsidDel="00000000" w:rsidR="00000000" w:rsidRPr="00000000">
        <w:rPr>
          <w:rFonts w:ascii="Times New Roman" w:cs="Times New Roman" w:eastAsia="Times New Roman" w:hAnsi="Times New Roman"/>
          <w:sz w:val="26"/>
          <w:szCs w:val="26"/>
          <w:rtl w:val="0"/>
        </w:rPr>
        <w:t xml:space="preserve">of the body.</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we look at body A, in figure 2 we can quickly see that body A is under the influence of two dynamic vectors.</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any given instance, body A has circular vector and a horizon movement (vector 2). Body "B" at the very same instance, is at rest!</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in itself dictates that the illustration in figure l and figure 2 to be </w:t>
      </w:r>
      <w:r w:rsidDel="00000000" w:rsidR="00000000" w:rsidRPr="00000000">
        <w:rPr>
          <w:rFonts w:ascii="Times New Roman" w:cs="Times New Roman" w:eastAsia="Times New Roman" w:hAnsi="Times New Roman"/>
          <w:sz w:val="26"/>
          <w:szCs w:val="26"/>
          <w:u w:val="single"/>
          <w:rtl w:val="0"/>
        </w:rPr>
        <w:t xml:space="preserve">invalid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The time required for body A to strike the impact area (point C) </w:t>
      </w:r>
      <w:r w:rsidDel="00000000" w:rsidR="00000000" w:rsidRPr="00000000">
        <w:rPr>
          <w:rFonts w:ascii="Times New Roman" w:cs="Times New Roman" w:eastAsia="Times New Roman" w:hAnsi="Times New Roman"/>
          <w:sz w:val="26"/>
          <w:szCs w:val="26"/>
          <w:u w:val="single"/>
          <w:rtl w:val="0"/>
        </w:rPr>
        <w:t xml:space="preserve">is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not</w:t>
      </w:r>
      <w:r w:rsidDel="00000000" w:rsidR="00000000" w:rsidRPr="00000000">
        <w:rPr>
          <w:rFonts w:ascii="Times New Roman" w:cs="Times New Roman" w:eastAsia="Times New Roman" w:hAnsi="Times New Roman"/>
          <w:sz w:val="26"/>
          <w:szCs w:val="26"/>
          <w:rtl w:val="0"/>
        </w:rPr>
        <w:t xml:space="preserve"> determined by distance! The time required for body A (point X) to strike the impact point (point C) is </w:t>
      </w:r>
      <w:r w:rsidDel="00000000" w:rsidR="00000000" w:rsidRPr="00000000">
        <w:rPr>
          <w:rFonts w:ascii="Times New Roman" w:cs="Times New Roman" w:eastAsia="Times New Roman" w:hAnsi="Times New Roman"/>
          <w:sz w:val="26"/>
          <w:szCs w:val="26"/>
          <w:u w:val="single"/>
          <w:rtl w:val="0"/>
        </w:rPr>
        <w:t xml:space="preserve">determined</w:t>
      </w:r>
      <w:r w:rsidDel="00000000" w:rsidR="00000000" w:rsidRPr="00000000">
        <w:rPr>
          <w:rFonts w:ascii="Times New Roman" w:cs="Times New Roman" w:eastAsia="Times New Roman" w:hAnsi="Times New Roman"/>
          <w:sz w:val="26"/>
          <w:szCs w:val="26"/>
          <w:rtl w:val="0"/>
        </w:rPr>
        <w:t xml:space="preserve"> by the velocity of body A as it leaves point X. The perpendicular distance body A has to fall (point D/C) becomes a very minor factor.</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17150" cy="30480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17150" cy="3048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In figure 3, you can see a diagram of a slide arrangement that was set up and used in some basic test.</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estimated that body A had accelerated to a velocity of 674ft. per second at a point where as body A was released by the slide, this is about a speed of 46 miles per hour. When body A came to the end of the slide, it crossed a small brass plate which sent an electrical flow to a relay, the relay triggered a solenoid that opened the drop box that held body B.</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Body A, due to its velocity, created enough inertia to carry it into a very long ark. At the point of impact, body A had a velocity of 92 miles per hour. Body B at the point of impact had a velocity of 45 miles per hour. The time consumed by the travel of body A, through the arc was so great that body B struck the impact point 1</w:t>
      </w:r>
      <w:r w:rsidDel="00000000" w:rsidR="00000000" w:rsidRPr="00000000">
        <w:rPr>
          <w:rFonts w:ascii="Times New Roman" w:cs="Times New Roman" w:eastAsia="Times New Roman" w:hAnsi="Times New Roman"/>
          <w:sz w:val="26"/>
          <w:szCs w:val="26"/>
          <w:vertAlign w:val="superscript"/>
          <w:rtl w:val="0"/>
        </w:rPr>
        <w:t xml:space="preserve">st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Every-time!</w:t>
      </w:r>
    </w:p>
    <w:p w:rsidR="00000000" w:rsidDel="00000000" w:rsidP="00000000" w:rsidRDefault="00000000" w:rsidRPr="00000000" w14:paraId="00000060">
      <w:pPr>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At no time did the stardust team consider this to be a valid test.</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person can (as we have done) manipulate the drop distance and the slide dimensions so as to present a situation where as body A and body B strike the impact area at the same instance. However, this can not be considered valid under any circumstances!!</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was September 196l, after a cool night, the morning warmth from the sun felt good. The Star Dust team finished breakfast and re-checked the days schedule, it was now 6: 30AM.</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had previously noticed that some of the hardened steel balls used in the 2000 foot drop, had mysteriously developed mild magnetic fields.</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Today we would drop hardened steel balls from 2000ft; the impact point would be cushioned to provide a relatively soft landing.</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impact point will consist of an inflated Navy life raft covered with three air inflated mattresses and the mattresses covered with three "downing" sleeping bags. We estimated the fall to last close to 11 seconds and the hardened steel ball to have a velocity of 350ft. per second at the time of impact.</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carefully selected hardened steel balls that were neutral, that is to say, they held no magnetic effects.</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test then proceeded. With the first drop completed, we were amazed, astonished may be the word. How could this be possible: the dropped harden steel ball was now a low valued permanent magnet!! The testing continued through out the day; the results was ways the same!!</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the last part of October 1961 we began to study the developed film that was taken the day of that particular test.</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more we were amazed, the time required for the fall was 14.08 sec. measuring the streak on the film, we determined the velocity of the ball at the time of impact was 290ft. per sec.!! The 32ft. per sec. second law as used and believed by the scientific community was grossly in error when applied to a free falling body of hardened steel.</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nights were getting longer and colder, the 12 man army tent that we used did not offer</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much protection from the weather. We decided to run one more series of tests and then pack up and head for the warmth of our own homes.</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would now drop a l0lb. harden steel ball simultaneously with a 8 oz. harden steel ball.</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 In this series of testswe also used a 1 lb. hardened steel ball with a 1 oz. hardened steel ball, the results were almost identical.</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end of 1000 ft. of fall, we found the smaller ball was slightly ahead of the larger ball, we figured this was due to air resistance. See fig. 4</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29013" cy="3932328"/>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529013" cy="393232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end of a 1500 foot fall we’ve seen a different situation, see fig. 5</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81388" cy="3358252"/>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81388" cy="335825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a fall distance of 1500ft. the smaller ball would move beneath the larger ball-at the time we could not come up with an acceptable answer as to why this might be.</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impact point, after a 2000 foot free fall, we found yet another position of the smaller ball, this can be seen in fig. 6</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24288" cy="3036413"/>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24288" cy="303641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excitement we studied the film- the smaller ball was </w:t>
      </w:r>
      <w:r w:rsidDel="00000000" w:rsidR="00000000" w:rsidRPr="00000000">
        <w:rPr>
          <w:rFonts w:ascii="Times New Roman" w:cs="Times New Roman" w:eastAsia="Times New Roman" w:hAnsi="Times New Roman"/>
          <w:sz w:val="26"/>
          <w:szCs w:val="26"/>
          <w:u w:val="single"/>
          <w:rtl w:val="0"/>
        </w:rPr>
        <w:t xml:space="preserve">apparently</w:t>
      </w:r>
      <w:r w:rsidDel="00000000" w:rsidR="00000000" w:rsidRPr="00000000">
        <w:rPr>
          <w:rFonts w:ascii="Times New Roman" w:cs="Times New Roman" w:eastAsia="Times New Roman" w:hAnsi="Times New Roman"/>
          <w:sz w:val="26"/>
          <w:szCs w:val="26"/>
          <w:rtl w:val="0"/>
        </w:rPr>
        <w:t xml:space="preserve"> beginning to orbit the larger body!!!</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spent over a week working on this series of tests. Over one hundred drops were made in this series. The balls at the drop box (s) were placed in many different positions. The results was always the picture that can be seen in fig. 7</w:t>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52925" cy="2733675"/>
            <wp:effectExtent b="0" l="0" r="0" t="0"/>
            <wp:docPr id="7" name="image6.png"/>
            <a:graphic>
              <a:graphicData uri="http://schemas.openxmlformats.org/drawingml/2006/picture">
                <pic:pic>
                  <pic:nvPicPr>
                    <pic:cNvPr id="0" name="image6.png"/>
                    <pic:cNvPicPr preferRelativeResize="0"/>
                  </pic:nvPicPr>
                  <pic:blipFill>
                    <a:blip r:embed="rId14"/>
                    <a:srcRect b="0" l="0" r="8782" t="0"/>
                    <a:stretch>
                      <a:fillRect/>
                    </a:stretch>
                  </pic:blipFill>
                  <pic:spPr>
                    <a:xfrm>
                      <a:off x="0" y="0"/>
                      <a:ext cx="43529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8 shows the data of a </w:t>
      </w:r>
      <w:r w:rsidDel="00000000" w:rsidR="00000000" w:rsidRPr="00000000">
        <w:rPr>
          <w:rFonts w:ascii="Times New Roman" w:cs="Times New Roman" w:eastAsia="Times New Roman" w:hAnsi="Times New Roman"/>
          <w:sz w:val="26"/>
          <w:szCs w:val="26"/>
          <w:u w:val="single"/>
          <w:rtl w:val="0"/>
        </w:rPr>
        <w:t xml:space="preserve">hardened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Steel</w:t>
      </w:r>
      <w:r w:rsidDel="00000000" w:rsidR="00000000" w:rsidRPr="00000000">
        <w:rPr>
          <w:rFonts w:ascii="Times New Roman" w:cs="Times New Roman" w:eastAsia="Times New Roman" w:hAnsi="Times New Roman"/>
          <w:sz w:val="26"/>
          <w:szCs w:val="26"/>
          <w:rtl w:val="0"/>
        </w:rPr>
        <w:t xml:space="preserve"> body after a 2000 foot free fall.</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10250" cy="3228975"/>
            <wp:effectExtent b="0" l="0" r="0" t="0"/>
            <wp:docPr id="8" name="image7.png"/>
            <a:graphic>
              <a:graphicData uri="http://schemas.openxmlformats.org/drawingml/2006/picture">
                <pic:pic>
                  <pic:nvPicPr>
                    <pic:cNvPr id="0" name="image7.png"/>
                    <pic:cNvPicPr preferRelativeResize="0"/>
                  </pic:nvPicPr>
                  <pic:blipFill>
                    <a:blip r:embed="rId15"/>
                    <a:srcRect b="0" l="2728" r="-6735" t="0"/>
                    <a:stretch>
                      <a:fillRect/>
                    </a:stretch>
                  </pic:blipFill>
                  <pic:spPr>
                    <a:xfrm>
                      <a:off x="0" y="0"/>
                      <a:ext cx="581025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not conclusive; we stuck out our necks and stated; when a larger body is simultaneously dropped with a much smaller body: the smaller body obtains an orbit around the larger body.</w:t>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required many years of work and thought to develop equations and theories to explain this phenomenon.</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same phenomenon is readily apparent in particle physics and the cosmos!</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exist </w:t>
      </w:r>
      <w:r w:rsidDel="00000000" w:rsidR="00000000" w:rsidRPr="00000000">
        <w:rPr>
          <w:rFonts w:ascii="Times New Roman" w:cs="Times New Roman" w:eastAsia="Times New Roman" w:hAnsi="Times New Roman"/>
          <w:sz w:val="26"/>
          <w:szCs w:val="26"/>
          <w:u w:val="single"/>
          <w:rtl w:val="0"/>
        </w:rPr>
        <w:t xml:space="preserve">no</w:t>
      </w:r>
      <w:r w:rsidDel="00000000" w:rsidR="00000000" w:rsidRPr="00000000">
        <w:rPr>
          <w:rFonts w:ascii="Times New Roman" w:cs="Times New Roman" w:eastAsia="Times New Roman" w:hAnsi="Times New Roman"/>
          <w:sz w:val="26"/>
          <w:szCs w:val="26"/>
          <w:rtl w:val="0"/>
        </w:rPr>
        <w:t xml:space="preserve"> weak or strong nuclear force. That which exist is magnetic fields that pull each other together in an attempt to unify and gravity which is produced by all falling bodies and offers a repulsive force that push the bodies a part!</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research engineer working on the bench must quickly separate fact from fiction, under these circumstances I have made the fallowing statement.</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which is real, exists. That which is not real, does not exist!</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Lloyd Zirbes    1985</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mc:AlternateContent>
          <mc:Choice Requires="wpg">
            <w:drawing>
              <wp:inline distB="114300" distT="114300" distL="114300" distR="114300">
                <wp:extent cx="6117150" cy="38100"/>
                <wp:effectExtent b="0" l="0" r="0" t="0"/>
                <wp:docPr id="2" name=""/>
                <a:graphic>
                  <a:graphicData uri="http://schemas.microsoft.com/office/word/2010/wordprocessingGroup">
                    <wpg:wgp>
                      <wpg:cNvGrpSpPr/>
                      <wpg:grpSpPr>
                        <a:xfrm>
                          <a:off x="0" y="792825"/>
                          <a:ext cx="6117150" cy="38100"/>
                          <a:chOff x="0" y="792825"/>
                          <a:chExt cx="6575225" cy="40225"/>
                        </a:xfrm>
                      </wpg:grpSpPr>
                      <wps:wsp>
                        <wps:cNvCnPr/>
                        <wps:spPr>
                          <a:xfrm>
                            <a:off x="-20450" y="797600"/>
                            <a:ext cx="685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50975" y="818050"/>
                            <a:ext cx="736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73550" y="828275"/>
                            <a:ext cx="6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34750" y="828275"/>
                            <a:ext cx="685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47100" y="818050"/>
                            <a:ext cx="644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49225" y="828275"/>
                            <a:ext cx="61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10425" y="828275"/>
                            <a:ext cx="6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117150" cy="38100"/>
                <wp:effectExtent b="0" l="0" r="0" t="0"/>
                <wp:docPr id="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11715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year 1650, the theory on falling bodies was accepted as </w:t>
      </w:r>
      <w:r w:rsidDel="00000000" w:rsidR="00000000" w:rsidRPr="00000000">
        <w:rPr>
          <w:rFonts w:ascii="Times New Roman" w:cs="Times New Roman" w:eastAsia="Times New Roman" w:hAnsi="Times New Roman"/>
          <w:sz w:val="26"/>
          <w:szCs w:val="26"/>
          <w:u w:val="single"/>
          <w:rtl w:val="0"/>
        </w:rPr>
        <w:t xml:space="preserve">Law</w:t>
      </w:r>
      <w:r w:rsidDel="00000000" w:rsidR="00000000" w:rsidRPr="00000000">
        <w:rPr>
          <w:rFonts w:ascii="Times New Roman" w:cs="Times New Roman" w:eastAsia="Times New Roman" w:hAnsi="Times New Roman"/>
          <w:sz w:val="26"/>
          <w:szCs w:val="26"/>
          <w:rtl w:val="0"/>
        </w:rPr>
        <w:t xml:space="preserve">. A group of priest got together and pumped/the air out of a tube and created a partial vacuum. A feather and a coin was now dropped in the vacuum tube. The feather and the coin, after a three second drop, struck the impact point at the same instant, thats what the history books say. A 3/second drop would require a 94 foot clear drop.</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tower of Pisa was a major undertaking. What then would a 94 foot tube be considered as? A lot of air had to be pumped out; what was used for power? Perhaps a wind mill or a water wheel?</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stardust team was in recent years severely critisized because our test on falling bodies was not monitored by a lazer beam. Of course lazer beams simply did not exist in 1960 and 1961.</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the same thought in mind, where did Galileo and his followers in 1650 get their lazer beam from? The only system of monitoring was the naked eye!!</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tl w:val="0"/>
        </w:rPr>
      </w:r>
    </w:p>
    <w:sectPr>
      <w:headerReference r:id="rId16" w:type="default"/>
      <w:pgSz w:h="16834" w:w="11909" w:orient="portrait"/>
      <w:pgMar w:bottom="974.6456692913421" w:top="708.6614173228347" w:left="1440" w:right="832.2047244094489"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photos.app.goo.gl/CgsgSjBWL838CiQs8" TargetMode="External"/><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